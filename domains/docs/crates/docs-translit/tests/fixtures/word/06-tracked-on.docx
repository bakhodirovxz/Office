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87D2" w14:textId="1A9CF069" w:rsidR="00E31143" w:rsidRDefault="00AE6723">
      <w:ins w:id="0" w:author="Asadbek Baxodirov" w:date="2026-10-20T15:47:00Z" w16du:dateUtc="2026-10-20T10:47:00Z">
        <w:r>
          <w:t>Yangi</w:t>
        </w:r>
      </w:ins>
      <w:del w:id="1" w:author="Asadbek Baxodirov" w:date="2026-10-20T15:47:00Z" w16du:dateUtc="2026-10-20T10:47:00Z">
        <w:r w:rsidDel="00AE6723">
          <w:delText>Birinchi</w:delText>
        </w:r>
      </w:del>
      <w:r>
        <w:t xml:space="preserve"> gap shahar haqida. Ikkinchi gap chiroyli. Uchinchi gap.</w:t>
      </w:r>
    </w:p>
    <w:p w14:paraId="407FFA32" w14:textId="78FC6358" w:rsidR="00AE6723" w:rsidRDefault="00AE6723">
      <w:ins w:id="2" w:author="Asadbek Baxodirov" w:date="2026-10-20T15:47:00Z" w16du:dateUtc="2026-10-20T10:47:00Z">
        <w:r>
          <w:t xml:space="preserve"> Qoshilgan matn shoshilinch.</w:t>
        </w:r>
      </w:ins>
    </w:p>
    <w:sectPr w:rsidR="00AE6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adbek Baxodirov">
    <w15:presenceInfo w15:providerId="AD" w15:userId="S-1-5-21-3347764545-272126929-2352458538-346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23"/>
    <w:rsid w:val="00243E69"/>
    <w:rsid w:val="008C1449"/>
    <w:rsid w:val="00AE6723"/>
    <w:rsid w:val="00E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C8FB"/>
  <w15:chartTrackingRefBased/>
  <w15:docId w15:val="{029463DC-DAA3-4388-92CA-1118BD61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72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E67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Baxodirov</dc:creator>
  <cp:keywords/>
  <dc:description/>
  <cp:lastModifiedBy>Asadbek Baxodirov</cp:lastModifiedBy>
  <cp:revision>1</cp:revision>
  <dcterms:created xsi:type="dcterms:W3CDTF">2026-10-20T10:47:00Z</dcterms:created>
  <dcterms:modified xsi:type="dcterms:W3CDTF">2026-10-20T10:47:00Z</dcterms:modified>
</cp:coreProperties>
</file>