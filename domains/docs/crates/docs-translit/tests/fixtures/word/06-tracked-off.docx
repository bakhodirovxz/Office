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5E86C2" w14:textId="59307638" w:rsidR="00E31143" w:rsidRDefault="00063B90">
      <w:ins w:id="0" w:author="Asadbek Baxodirov" w:date="2026-10-20T15:47:00Z" w16du:dateUtc="2026-10-20T10:47:00Z">
        <w:r>
          <w:t>Yangi</w:t>
        </w:r>
      </w:ins>
      <w:del w:id="1" w:author="Asadbek Baxodirov" w:date="2026-10-20T15:47:00Z" w16du:dateUtc="2026-10-20T10:47:00Z">
        <w:r w:rsidDel="00063B90">
          <w:delText>Birinchi</w:delText>
        </w:r>
      </w:del>
      <w:r>
        <w:t xml:space="preserve"> gap sh</w:t>
      </w:r>
      <w:del w:id="2" w:author="Asadbek Baxodirov" w:date="2026-10-20T15:47:00Z" w16du:dateUtc="2026-10-20T10:47:00Z">
        <w:r w:rsidDel="00063B90">
          <w:delText>ahar haqida.</w:delText>
        </w:r>
      </w:del>
      <w:r>
        <w:t xml:space="preserve"> Ikkinchi gap chiroyli. Uchinchi gap.</w:t>
      </w:r>
    </w:p>
    <w:p w14:paraId="210E3E1F" w14:textId="65C452A1" w:rsidR="00063B90" w:rsidRDefault="00063B90">
      <w:ins w:id="3" w:author="Asadbek Baxodirov" w:date="2026-10-20T15:47:00Z" w16du:dateUtc="2026-10-20T10:47:00Z">
        <w:r>
          <w:t xml:space="preserve"> Qoshilgan matn shoshilinch.</w:t>
        </w:r>
      </w:ins>
    </w:p>
    <w:sectPr w:rsidR="00063B9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sadbek Baxodirov">
    <w15:presenceInfo w15:providerId="AD" w15:userId="S-1-5-21-3347764545-272126929-2352458538-3461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3B90"/>
    <w:rsid w:val="00063B90"/>
    <w:rsid w:val="00243E69"/>
    <w:rsid w:val="008C1449"/>
    <w:rsid w:val="00E31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804321"/>
  <w15:chartTrackingRefBased/>
  <w15:docId w15:val="{0F4442AA-B01C-482A-81C8-6014F1BF54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3B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3B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3B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3B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3B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3B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3B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3B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3B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3B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3B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3B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3B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3B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3B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3B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3B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3B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3B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3B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3B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3B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3B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3B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3B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3B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3B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3B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3B90"/>
    <w:rPr>
      <w:b/>
      <w:bCs/>
      <w:smallCaps/>
      <w:color w:val="2F5496" w:themeColor="accent1" w:themeShade="BF"/>
      <w:spacing w:val="5"/>
    </w:rPr>
  </w:style>
  <w:style w:type="paragraph" w:styleId="Revision">
    <w:name w:val="Revision"/>
    <w:hidden/>
    <w:uiPriority w:val="99"/>
    <w:semiHidden/>
    <w:rsid w:val="00063B9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</Words>
  <Characters>85</Characters>
  <Application>Microsoft Office Word</Application>
  <DocSecurity>0</DocSecurity>
  <Lines>1</Lines>
  <Paragraphs>1</Paragraphs>
  <ScaleCrop>false</ScaleCrop>
  <Company/>
  <LinksUpToDate>false</LinksUpToDate>
  <CharactersWithSpaces>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Asadbek Baxodirov</dc:creator>
  <cp:keywords/>
  <dc:description/>
  <cp:lastModifiedBy>Asadbek Baxodirov</cp:lastModifiedBy>
  <cp:revision>1</cp:revision>
  <dcterms:created xsi:type="dcterms:W3CDTF">2026-10-20T10:47:00Z</dcterms:created>
  <dcterms:modified xsi:type="dcterms:W3CDTF">2026-10-20T10:47:00Z</dcterms:modified>
</cp:coreProperties>
</file>